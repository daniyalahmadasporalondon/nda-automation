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This Agreement is made between the parties </w:t>
      </w:r>
      <w:ins w:id="1" w:author="Counsel" w:date="2026-06-22T00:00:00Z">
        <w:r>
          <w:t xml:space="preserve">and shall remain confidential </w:t>
        </w:r>
      </w:ins>
      <w:del w:id="2" w:author="Counsel" w:date="2026-06-22T00:00:00Z">
        <w:r>
          <w:delText xml:space="preserve">forever and ever</w:delText>
        </w:r>
      </w:del>
      <w:r>
        <w:t>.</w:t>
      </w:r>
    </w:p>
    <w:p>
      <w:r>
        <w:t>Second paragraph with no tracked changes.</w:t>
      </w:r>
    </w:p>
  </w:body>
</w:document>
</file>